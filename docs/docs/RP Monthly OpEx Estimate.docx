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BF4C0" w14:textId="77777777" w:rsidR="000B4410" w:rsidRPr="000B4410" w:rsidRDefault="000B4410" w:rsidP="000B4410">
      <w:pPr>
        <w:pBdr>
          <w:top w:val="single" w:sz="2" w:space="9" w:color="1F1F1E"/>
          <w:left w:val="single" w:sz="2" w:space="0" w:color="1F1F1E"/>
          <w:bottom w:val="single" w:sz="2" w:space="8" w:color="1F1F1E"/>
          <w:right w:val="single" w:sz="2" w:space="0" w:color="1F1F1E"/>
        </w:pBdr>
        <w:shd w:val="clear" w:color="auto" w:fill="FDFDFC"/>
        <w:spacing w:after="0" w:line="315" w:lineRule="atLeast"/>
        <w:outlineLvl w:val="1"/>
        <w:rPr>
          <w:rFonts w:ascii="Segoe UI" w:eastAsia="Times New Roman" w:hAnsi="Segoe UI" w:cs="Segoe UI"/>
          <w:color w:val="0A0A0A"/>
          <w:kern w:val="0"/>
          <w14:ligatures w14:val="none"/>
        </w:rPr>
      </w:pPr>
      <w:r w:rsidRPr="000B4410">
        <w:rPr>
          <w:rFonts w:ascii="Segoe UI" w:eastAsia="Times New Roman" w:hAnsi="Segoe UI" w:cs="Segoe UI"/>
          <w:color w:val="0A0A0A"/>
          <w:kern w:val="0"/>
          <w14:ligatures w14:val="none"/>
        </w:rPr>
        <w:t>Monthly OpEx Estimate — Enterprise Route Planner</w:t>
      </w:r>
    </w:p>
    <w:p w14:paraId="382937C0" w14:textId="77777777" w:rsidR="000B4410" w:rsidRPr="000B4410" w:rsidRDefault="000B4410" w:rsidP="000B4410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8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0B4410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Scale assumptions:</w:t>
      </w:r>
      <w:r w:rsidRPr="000B4410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200 branches, 20 agents each (4,000 total), 50M address pool, routes generated nightly Mon–Sat.</w:t>
      </w:r>
    </w:p>
    <w:p w14:paraId="204C9DF7" w14:textId="77777777" w:rsidR="000B4410" w:rsidRPr="000B4410" w:rsidRDefault="00E91CA0" w:rsidP="000B4410">
      <w:pPr>
        <w:spacing w:before="120" w:after="12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E91CA0">
        <w:rPr>
          <w:rFonts w:ascii="Times New Roman" w:eastAsia="Times New Roman" w:hAnsi="Times New Roman" w:cs="Times New Roman"/>
          <w:noProof/>
          <w:kern w:val="0"/>
        </w:rPr>
        <w:pict w14:anchorId="237867C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654BEB5" w14:textId="77777777" w:rsidR="000B4410" w:rsidRPr="000B4410" w:rsidRDefault="000B4410" w:rsidP="000B4410">
      <w:pPr>
        <w:pBdr>
          <w:top w:val="single" w:sz="2" w:space="5" w:color="1F1F1E"/>
          <w:left w:val="single" w:sz="2" w:space="0" w:color="1F1F1E"/>
          <w:bottom w:val="single" w:sz="2" w:space="5" w:color="1F1F1E"/>
          <w:right w:val="single" w:sz="2" w:space="0" w:color="1F1F1E"/>
        </w:pBdr>
        <w:shd w:val="clear" w:color="auto" w:fill="FDFDFC"/>
        <w:spacing w:after="0" w:line="270" w:lineRule="atLeast"/>
        <w:outlineLvl w:val="2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B4410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Supabase (database + edge functions + realtime)</w:t>
      </w:r>
    </w:p>
    <w:p w14:paraId="6C250583" w14:textId="77777777" w:rsidR="000B4410" w:rsidRPr="000B4410" w:rsidRDefault="000B4410" w:rsidP="000B4410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8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0B4410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The biggest driver. 50M address rows with PostGIS = ~25GB for </w:t>
      </w:r>
      <w:r w:rsidRPr="000B4410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address_pool</w:t>
      </w:r>
      <w:r w:rsidRPr="000B4410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alone, plus route tables rolling ~30 days = </w:t>
      </w:r>
      <w:r w:rsidRPr="000B4410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40–60GB total DB</w:t>
      </w:r>
      <w:r w:rsidRPr="000B4410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.</w:t>
      </w:r>
    </w:p>
    <w:tbl>
      <w:tblPr>
        <w:tblW w:w="1507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73"/>
        <w:gridCol w:w="2050"/>
        <w:gridCol w:w="5330"/>
        <w:gridCol w:w="1922"/>
      </w:tblGrid>
      <w:tr w:rsidR="000B4410" w:rsidRPr="000B4410" w14:paraId="537B2A8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5151AC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Tier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1B720A8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Compute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96C9976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Storage (42GB extra × $0.021)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64801D5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Monthly</w:t>
            </w:r>
          </w:p>
        </w:tc>
      </w:tr>
      <w:tr w:rsidR="000B4410" w:rsidRPr="000B4410" w14:paraId="71E2C57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1BA1A9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b/>
                <w:bCs/>
                <w:color w:val="0A0A0A"/>
                <w:kern w:val="0"/>
                <w:sz w:val="20"/>
                <w:szCs w:val="20"/>
                <w:bdr w:val="single" w:sz="2" w:space="0" w:color="1F1F1E" w:frame="1"/>
                <w14:ligatures w14:val="none"/>
              </w:rPr>
              <w:t>Pro + Large</w:t>
            </w: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 (2-core / 8GB RAM)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A15ACB5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$110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C8F6D33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~$1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5D2860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b/>
                <w:bCs/>
                <w:color w:val="0A0A0A"/>
                <w:kern w:val="0"/>
                <w:sz w:val="20"/>
                <w:szCs w:val="20"/>
                <w:bdr w:val="single" w:sz="2" w:space="0" w:color="1F1F1E" w:frame="1"/>
                <w14:ligatures w14:val="none"/>
              </w:rPr>
              <w:t>$136</w:t>
            </w:r>
          </w:p>
        </w:tc>
      </w:tr>
      <w:tr w:rsidR="000B4410" w:rsidRPr="000B4410" w14:paraId="5423137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3BE30DC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b/>
                <w:bCs/>
                <w:color w:val="0A0A0A"/>
                <w:kern w:val="0"/>
                <w:sz w:val="20"/>
                <w:szCs w:val="20"/>
                <w:bdr w:val="single" w:sz="2" w:space="0" w:color="1F1F1E" w:frame="1"/>
                <w14:ligatures w14:val="none"/>
              </w:rPr>
              <w:t>Pro + 2XL</w:t>
            </w: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 (4-core / 16GB RAM)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653E77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~$400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1A2D35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~$1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444F2CB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b/>
                <w:bCs/>
                <w:color w:val="0A0A0A"/>
                <w:kern w:val="0"/>
                <w:sz w:val="20"/>
                <w:szCs w:val="20"/>
                <w:bdr w:val="single" w:sz="2" w:space="0" w:color="1F1F1E" w:frame="1"/>
                <w14:ligatures w14:val="none"/>
              </w:rPr>
              <w:t>$426</w:t>
            </w:r>
          </w:p>
        </w:tc>
      </w:tr>
      <w:tr w:rsidR="000B4410" w:rsidRPr="000B4410" w14:paraId="790928F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0AF6FA9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b/>
                <w:bCs/>
                <w:color w:val="0A0A0A"/>
                <w:kern w:val="0"/>
                <w:sz w:val="20"/>
                <w:szCs w:val="20"/>
                <w:bdr w:val="single" w:sz="2" w:space="0" w:color="1F1F1E" w:frame="1"/>
                <w14:ligatures w14:val="none"/>
              </w:rPr>
              <w:t>Pro + 4XL</w:t>
            </w: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 (8-core / 32GB RAM)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5B8AA6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~$960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E2DD7E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~$1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15806CA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b/>
                <w:bCs/>
                <w:color w:val="0A0A0A"/>
                <w:kern w:val="0"/>
                <w:sz w:val="20"/>
                <w:szCs w:val="20"/>
                <w:bdr w:val="single" w:sz="2" w:space="0" w:color="1F1F1E" w:frame="1"/>
                <w14:ligatures w14:val="none"/>
              </w:rPr>
              <w:t>$986</w:t>
            </w:r>
          </w:p>
        </w:tc>
      </w:tr>
    </w:tbl>
    <w:p w14:paraId="6F7513F8" w14:textId="77777777" w:rsidR="000B4410" w:rsidRPr="000B4410" w:rsidRDefault="000B4410" w:rsidP="000B4410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8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0B4410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Edge function invocations (</w:t>
      </w:r>
      <w:del w:id="0" w:author="Unknown">
        <w:r w:rsidRPr="000B4410">
          <w:rPr>
            <w:rFonts w:ascii="Segoe UI" w:eastAsia="Times New Roman" w:hAnsi="Segoe UI" w:cs="Segoe UI"/>
            <w:color w:val="0A0A0A"/>
            <w:kern w:val="0"/>
            <w:sz w:val="20"/>
            <w:szCs w:val="20"/>
            <w:bdr w:val="single" w:sz="2" w:space="0" w:color="1F1F1E" w:frame="1"/>
            <w14:ligatures w14:val="none"/>
          </w:rPr>
          <w:delText>6K/month) cost **</w:delText>
        </w:r>
      </w:del>
      <w:r w:rsidRPr="000B4410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$0.01** — negligible.</w:t>
      </w:r>
    </w:p>
    <w:p w14:paraId="798C108B" w14:textId="77777777" w:rsidR="000B4410" w:rsidRPr="000B4410" w:rsidRDefault="000B4410" w:rsidP="000B4410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8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0B4410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Recommended tier:</w:t>
      </w:r>
      <w:r w:rsidRPr="000B4410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2XL. Large will struggle under 200 parallel nightly queries against a 50M-row table. 4XL is the safe ceiling at full scale.</w:t>
      </w:r>
    </w:p>
    <w:p w14:paraId="0D63A3A7" w14:textId="77777777" w:rsidR="000B4410" w:rsidRPr="000B4410" w:rsidRDefault="00E91CA0" w:rsidP="000B4410">
      <w:pPr>
        <w:spacing w:before="120" w:after="12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E91CA0">
        <w:rPr>
          <w:rFonts w:ascii="Times New Roman" w:eastAsia="Times New Roman" w:hAnsi="Times New Roman" w:cs="Times New Roman"/>
          <w:noProof/>
          <w:kern w:val="0"/>
        </w:rPr>
        <w:pict w14:anchorId="6B752921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289FA96" w14:textId="77777777" w:rsidR="000B4410" w:rsidRPr="000B4410" w:rsidRDefault="000B4410" w:rsidP="000B4410">
      <w:pPr>
        <w:pBdr>
          <w:top w:val="single" w:sz="2" w:space="5" w:color="1F1F1E"/>
          <w:left w:val="single" w:sz="2" w:space="0" w:color="1F1F1E"/>
          <w:bottom w:val="single" w:sz="2" w:space="5" w:color="1F1F1E"/>
          <w:right w:val="single" w:sz="2" w:space="0" w:color="1F1F1E"/>
        </w:pBdr>
        <w:shd w:val="clear" w:color="auto" w:fill="FDFDFC"/>
        <w:spacing w:after="0" w:line="270" w:lineRule="atLeast"/>
        <w:outlineLvl w:val="2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B4410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Email notifications</w:t>
      </w:r>
    </w:p>
    <w:p w14:paraId="425F19D2" w14:textId="77777777" w:rsidR="000B4410" w:rsidRPr="000B4410" w:rsidRDefault="000B4410" w:rsidP="000B4410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8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0B4410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4,000 agents × 26 days = </w:t>
      </w:r>
      <w:r w:rsidRPr="000B4410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~104,000 emails/month</w:t>
      </w:r>
    </w:p>
    <w:tbl>
      <w:tblPr>
        <w:tblW w:w="1507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24"/>
        <w:gridCol w:w="4451"/>
      </w:tblGrid>
      <w:tr w:rsidR="000B4410" w:rsidRPr="000B4410" w14:paraId="6542116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56E5226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Provider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45252E0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Monthly</w:t>
            </w:r>
          </w:p>
        </w:tc>
      </w:tr>
      <w:tr w:rsidR="000B4410" w:rsidRPr="000B4410" w14:paraId="51E27C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2A24E79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AWS SES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7A93853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~$11</w:t>
            </w:r>
          </w:p>
        </w:tc>
      </w:tr>
      <w:tr w:rsidR="000B4410" w:rsidRPr="000B4410" w14:paraId="035B20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8D8BF38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SendGrid Essentials 100K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E2CAFA5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~$20</w:t>
            </w:r>
          </w:p>
        </w:tc>
      </w:tr>
      <w:tr w:rsidR="000B4410" w:rsidRPr="000B4410" w14:paraId="6C402D4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A05A2AC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lastRenderedPageBreak/>
              <w:t>Postmark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3E90A7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~$50</w:t>
            </w:r>
          </w:p>
        </w:tc>
      </w:tr>
    </w:tbl>
    <w:p w14:paraId="75162275" w14:textId="77777777" w:rsidR="000B4410" w:rsidRPr="000B4410" w:rsidRDefault="000B4410" w:rsidP="000B4410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8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0B4410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Pick </w:t>
      </w:r>
      <w:r w:rsidRPr="000B4410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AWS SES</w:t>
      </w:r>
      <w:r w:rsidRPr="000B4410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if cost matters — $0.10/1,000.</w:t>
      </w:r>
    </w:p>
    <w:p w14:paraId="6D34D3B8" w14:textId="77777777" w:rsidR="000B4410" w:rsidRPr="000B4410" w:rsidRDefault="00E91CA0" w:rsidP="000B4410">
      <w:pPr>
        <w:spacing w:before="120" w:after="12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E91CA0">
        <w:rPr>
          <w:rFonts w:ascii="Times New Roman" w:eastAsia="Times New Roman" w:hAnsi="Times New Roman" w:cs="Times New Roman"/>
          <w:noProof/>
          <w:kern w:val="0"/>
        </w:rPr>
        <w:pict w14:anchorId="1D5DE00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EAB255E" w14:textId="77777777" w:rsidR="000B4410" w:rsidRPr="000B4410" w:rsidRDefault="000B4410" w:rsidP="000B4410">
      <w:pPr>
        <w:pBdr>
          <w:top w:val="single" w:sz="2" w:space="5" w:color="1F1F1E"/>
          <w:left w:val="single" w:sz="2" w:space="0" w:color="1F1F1E"/>
          <w:bottom w:val="single" w:sz="2" w:space="5" w:color="1F1F1E"/>
          <w:right w:val="single" w:sz="2" w:space="0" w:color="1F1F1E"/>
        </w:pBdr>
        <w:shd w:val="clear" w:color="auto" w:fill="FDFDFC"/>
        <w:spacing w:after="0" w:line="270" w:lineRule="atLeast"/>
        <w:outlineLvl w:val="2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B4410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Lead ingestion infra (hourly FTP CSV)</w:t>
      </w:r>
    </w:p>
    <w:tbl>
      <w:tblPr>
        <w:tblW w:w="1507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1"/>
        <w:gridCol w:w="3684"/>
      </w:tblGrid>
      <w:tr w:rsidR="000B4410" w:rsidRPr="000B4410" w14:paraId="7CC2AFC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C553CD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Option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B2CB257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Monthly</w:t>
            </w:r>
          </w:p>
        </w:tc>
      </w:tr>
      <w:tr w:rsidR="000B4410" w:rsidRPr="000B4410" w14:paraId="0641D5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3DDA4EE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EC2 t3.micro (FTP server)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90D173F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~$8</w:t>
            </w:r>
          </w:p>
        </w:tc>
      </w:tr>
      <w:tr w:rsidR="000B4410" w:rsidRPr="000B4410" w14:paraId="4420596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6A6AFDD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S3 bucket + event trigger (better)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B57A43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~$2</w:t>
            </w:r>
          </w:p>
        </w:tc>
      </w:tr>
    </w:tbl>
    <w:p w14:paraId="2812579A" w14:textId="77777777" w:rsidR="000B4410" w:rsidRPr="000B4410" w:rsidRDefault="000B4410" w:rsidP="000B4410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18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0B4410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Recommend replacing FTP with </w:t>
      </w:r>
      <w:r w:rsidRPr="000B4410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S3 drop + S3 Event → Lambda/edge function</w:t>
      </w:r>
      <w:r w:rsidRPr="000B4410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— cheaper, no server to maintain.</w:t>
      </w:r>
    </w:p>
    <w:p w14:paraId="62B7759A" w14:textId="77777777" w:rsidR="000B4410" w:rsidRPr="000B4410" w:rsidRDefault="00E91CA0" w:rsidP="000B4410">
      <w:pPr>
        <w:spacing w:before="120" w:after="12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E91CA0">
        <w:rPr>
          <w:rFonts w:ascii="Times New Roman" w:eastAsia="Times New Roman" w:hAnsi="Times New Roman" w:cs="Times New Roman"/>
          <w:noProof/>
          <w:kern w:val="0"/>
        </w:rPr>
        <w:pict w14:anchorId="27B5DAD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32779CD" w14:textId="77777777" w:rsidR="000B4410" w:rsidRPr="000B4410" w:rsidRDefault="000B4410" w:rsidP="000B4410">
      <w:pPr>
        <w:pBdr>
          <w:top w:val="single" w:sz="2" w:space="5" w:color="1F1F1E"/>
          <w:left w:val="single" w:sz="2" w:space="0" w:color="1F1F1E"/>
          <w:bottom w:val="single" w:sz="2" w:space="5" w:color="1F1F1E"/>
          <w:right w:val="single" w:sz="2" w:space="0" w:color="1F1F1E"/>
        </w:pBdr>
        <w:shd w:val="clear" w:color="auto" w:fill="FDFDFC"/>
        <w:spacing w:after="0" w:line="270" w:lineRule="atLeast"/>
        <w:outlineLvl w:val="2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B4410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Monitoring</w:t>
      </w:r>
    </w:p>
    <w:tbl>
      <w:tblPr>
        <w:tblW w:w="1507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3"/>
        <w:gridCol w:w="3612"/>
      </w:tblGrid>
      <w:tr w:rsidR="000B4410" w:rsidRPr="000B4410" w14:paraId="44FC7B5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C7873AF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Option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3FABB9F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Monthly</w:t>
            </w:r>
          </w:p>
        </w:tc>
      </w:tr>
      <w:tr w:rsidR="000B4410" w:rsidRPr="000B4410" w14:paraId="1C0780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5144B0A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Supabase Dashboard only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8F8C56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$0</w:t>
            </w:r>
          </w:p>
        </w:tc>
      </w:tr>
      <w:tr w:rsidR="000B4410" w:rsidRPr="000B4410" w14:paraId="43C02EB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DC9697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Sentry (errors + performance)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789FD1E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$26</w:t>
            </w:r>
          </w:p>
        </w:tc>
      </w:tr>
      <w:tr w:rsidR="000B4410" w:rsidRPr="000B4410" w14:paraId="215998C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ECCA22E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Uptime monitoring (BetterUptime)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B76A30A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$20</w:t>
            </w:r>
          </w:p>
        </w:tc>
      </w:tr>
    </w:tbl>
    <w:p w14:paraId="05475547" w14:textId="77777777" w:rsidR="000B4410" w:rsidRPr="000B4410" w:rsidRDefault="00E91CA0" w:rsidP="000B4410">
      <w:pPr>
        <w:spacing w:before="120" w:after="12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E91CA0">
        <w:rPr>
          <w:rFonts w:ascii="Times New Roman" w:eastAsia="Times New Roman" w:hAnsi="Times New Roman" w:cs="Times New Roman"/>
          <w:noProof/>
          <w:kern w:val="0"/>
        </w:rPr>
        <w:pict w14:anchorId="0B34FD5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C9F3ABE" w14:textId="77777777" w:rsidR="000B4410" w:rsidRPr="000B4410" w:rsidRDefault="000B4410" w:rsidP="000B4410">
      <w:pPr>
        <w:pBdr>
          <w:top w:val="single" w:sz="2" w:space="5" w:color="1F1F1E"/>
          <w:left w:val="single" w:sz="2" w:space="0" w:color="1F1F1E"/>
          <w:bottom w:val="single" w:sz="2" w:space="5" w:color="1F1F1E"/>
          <w:right w:val="single" w:sz="2" w:space="0" w:color="1F1F1E"/>
        </w:pBdr>
        <w:shd w:val="clear" w:color="auto" w:fill="FDFDFC"/>
        <w:spacing w:after="0" w:line="270" w:lineRule="atLeast"/>
        <w:outlineLvl w:val="2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B4410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Total by scenario</w:t>
      </w:r>
    </w:p>
    <w:tbl>
      <w:tblPr>
        <w:tblW w:w="1507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0"/>
        <w:gridCol w:w="6296"/>
        <w:gridCol w:w="1759"/>
      </w:tblGrid>
      <w:tr w:rsidR="000B4410" w:rsidRPr="000B4410" w14:paraId="0BD0C5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239D5C79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lastRenderedPageBreak/>
              <w:t>Scenario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6F15270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When to use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noWrap/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2F493A3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Monthly</w:t>
            </w:r>
          </w:p>
        </w:tc>
      </w:tr>
      <w:tr w:rsidR="000B4410" w:rsidRPr="000B4410" w14:paraId="549DFF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32A58CB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b/>
                <w:bCs/>
                <w:color w:val="0A0A0A"/>
                <w:kern w:val="0"/>
                <w:sz w:val="20"/>
                <w:szCs w:val="20"/>
                <w:bdr w:val="single" w:sz="2" w:space="0" w:color="1F1F1E" w:frame="1"/>
                <w14:ligatures w14:val="none"/>
              </w:rPr>
              <w:t>Lean</w:t>
            </w: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 — Pro + Large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6A9D5C14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Pilot, &lt;50 branches active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31E26088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b/>
                <w:bCs/>
                <w:color w:val="0A0A0A"/>
                <w:kern w:val="0"/>
                <w:sz w:val="20"/>
                <w:szCs w:val="20"/>
                <w:bdr w:val="single" w:sz="2" w:space="0" w:color="1F1F1E" w:frame="1"/>
                <w14:ligatures w14:val="none"/>
              </w:rPr>
              <w:t>~$155</w:t>
            </w:r>
          </w:p>
        </w:tc>
      </w:tr>
      <w:tr w:rsidR="000B4410" w:rsidRPr="000B4410" w14:paraId="0C236A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C52220E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b/>
                <w:bCs/>
                <w:color w:val="0A0A0A"/>
                <w:kern w:val="0"/>
                <w:sz w:val="20"/>
                <w:szCs w:val="20"/>
                <w:bdr w:val="single" w:sz="2" w:space="0" w:color="1F1F1E" w:frame="1"/>
                <w14:ligatures w14:val="none"/>
              </w:rPr>
              <w:t>Recommended</w:t>
            </w: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 — Pro + 2XL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05F15758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Full 200 branches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6B07FCC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b/>
                <w:bCs/>
                <w:color w:val="0A0A0A"/>
                <w:kern w:val="0"/>
                <w:sz w:val="20"/>
                <w:szCs w:val="20"/>
                <w:bdr w:val="single" w:sz="2" w:space="0" w:color="1F1F1E" w:frame="1"/>
                <w14:ligatures w14:val="none"/>
              </w:rPr>
              <w:t>~$480</w:t>
            </w:r>
          </w:p>
        </w:tc>
      </w:tr>
      <w:tr w:rsidR="000B4410" w:rsidRPr="000B4410" w14:paraId="764970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45C3706A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b/>
                <w:bCs/>
                <w:color w:val="0A0A0A"/>
                <w:kern w:val="0"/>
                <w:sz w:val="20"/>
                <w:szCs w:val="20"/>
                <w:bdr w:val="single" w:sz="2" w:space="0" w:color="1F1F1E" w:frame="1"/>
                <w14:ligatures w14:val="none"/>
              </w:rPr>
              <w:t>Production-grade</w:t>
            </w: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 — Pro + 2XL + read replica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5BC6779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High availability, zero downtime deploys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7DA8C69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b/>
                <w:bCs/>
                <w:color w:val="0A0A0A"/>
                <w:kern w:val="0"/>
                <w:sz w:val="20"/>
                <w:szCs w:val="20"/>
                <w:bdr w:val="single" w:sz="2" w:space="0" w:color="1F1F1E" w:frame="1"/>
                <w14:ligatures w14:val="none"/>
              </w:rPr>
              <w:t>~$910</w:t>
            </w:r>
          </w:p>
        </w:tc>
      </w:tr>
      <w:tr w:rsidR="000B4410" w:rsidRPr="000B4410" w14:paraId="3FDDDA2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7A7E6407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b/>
                <w:bCs/>
                <w:color w:val="0A0A0A"/>
                <w:kern w:val="0"/>
                <w:sz w:val="20"/>
                <w:szCs w:val="20"/>
                <w:bdr w:val="single" w:sz="2" w:space="0" w:color="1F1F1E" w:frame="1"/>
                <w14:ligatures w14:val="none"/>
              </w:rPr>
              <w:t>Peak / headroom</w:t>
            </w: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 — Pro + 4XL + replica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5DD04D43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  <w:t>50M addresses queried heavily + realtime</w:t>
            </w:r>
          </w:p>
        </w:tc>
        <w:tc>
          <w:tcPr>
            <w:tcW w:w="0" w:type="auto"/>
            <w:tcBorders>
              <w:top w:val="single" w:sz="2" w:space="0" w:color="1F1F1E"/>
              <w:left w:val="single" w:sz="2" w:space="0" w:color="1F1F1E"/>
              <w:bottom w:val="single" w:sz="2" w:space="0" w:color="1F1F1E"/>
              <w:right w:val="single" w:sz="2" w:space="0" w:color="1F1F1E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hideMark/>
          </w:tcPr>
          <w:p w14:paraId="1B30F2C3" w14:textId="77777777" w:rsidR="000B4410" w:rsidRPr="000B4410" w:rsidRDefault="000B4410" w:rsidP="000B4410">
            <w:pPr>
              <w:spacing w:after="0" w:line="285" w:lineRule="atLeast"/>
              <w:rPr>
                <w:rFonts w:ascii="Segoe UI" w:eastAsia="Times New Roman" w:hAnsi="Segoe UI" w:cs="Segoe UI"/>
                <w:color w:val="0A0A0A"/>
                <w:kern w:val="0"/>
                <w:sz w:val="20"/>
                <w:szCs w:val="20"/>
                <w14:ligatures w14:val="none"/>
              </w:rPr>
            </w:pPr>
            <w:r w:rsidRPr="000B4410">
              <w:rPr>
                <w:rFonts w:ascii="Segoe UI" w:eastAsia="Times New Roman" w:hAnsi="Segoe UI" w:cs="Segoe UI"/>
                <w:b/>
                <w:bCs/>
                <w:color w:val="0A0A0A"/>
                <w:kern w:val="0"/>
                <w:sz w:val="20"/>
                <w:szCs w:val="20"/>
                <w:bdr w:val="single" w:sz="2" w:space="0" w:color="1F1F1E" w:frame="1"/>
                <w14:ligatures w14:val="none"/>
              </w:rPr>
              <w:t>~$1,460</w:t>
            </w:r>
          </w:p>
        </w:tc>
      </w:tr>
    </w:tbl>
    <w:p w14:paraId="3D064C81" w14:textId="77777777" w:rsidR="000B4410" w:rsidRPr="000B4410" w:rsidRDefault="00E91CA0" w:rsidP="000B4410">
      <w:pPr>
        <w:spacing w:before="120" w:after="120" w:line="240" w:lineRule="auto"/>
        <w:rPr>
          <w:rFonts w:ascii="Segoe UI" w:eastAsia="Times New Roman" w:hAnsi="Segoe UI" w:cs="Segoe UI"/>
          <w:kern w:val="0"/>
          <w:sz w:val="27"/>
          <w:szCs w:val="27"/>
          <w14:ligatures w14:val="none"/>
        </w:rPr>
      </w:pPr>
      <w:r w:rsidRPr="00E91CA0">
        <w:rPr>
          <w:rFonts w:ascii="Times New Roman" w:eastAsia="Times New Roman" w:hAnsi="Times New Roman" w:cs="Times New Roman"/>
          <w:noProof/>
          <w:kern w:val="0"/>
        </w:rPr>
        <w:pict w14:anchorId="577222C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5B1B7E5" w14:textId="77777777" w:rsidR="000B4410" w:rsidRPr="000B4410" w:rsidRDefault="000B4410" w:rsidP="000B4410">
      <w:pPr>
        <w:pBdr>
          <w:top w:val="single" w:sz="2" w:space="5" w:color="1F1F1E"/>
          <w:left w:val="single" w:sz="2" w:space="0" w:color="1F1F1E"/>
          <w:bottom w:val="single" w:sz="2" w:space="5" w:color="1F1F1E"/>
          <w:right w:val="single" w:sz="2" w:space="0" w:color="1F1F1E"/>
        </w:pBdr>
        <w:shd w:val="clear" w:color="auto" w:fill="FDFDFC"/>
        <w:spacing w:after="0" w:line="270" w:lineRule="atLeast"/>
        <w:outlineLvl w:val="2"/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</w:pPr>
      <w:r w:rsidRPr="000B4410">
        <w:rPr>
          <w:rFonts w:ascii="Segoe UI" w:eastAsia="Times New Roman" w:hAnsi="Segoe UI" w:cs="Segoe UI"/>
          <w:color w:val="0A0A0A"/>
          <w:kern w:val="0"/>
          <w:sz w:val="21"/>
          <w:szCs w:val="21"/>
          <w14:ligatures w14:val="none"/>
        </w:rPr>
        <w:t>Key cost risks to watch</w:t>
      </w:r>
    </w:p>
    <w:p w14:paraId="7DE8AD85" w14:textId="77777777" w:rsidR="000B4410" w:rsidRPr="000B4410" w:rsidRDefault="000B4410" w:rsidP="000B4410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0B4410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Address pool query patterns</w:t>
      </w:r>
      <w:r w:rsidRPr="000B4410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— a full-table scan on 50M rows during batch will spike compute. Grid-partitioning by state/region (F7) is a must before going to 2XL, otherwise you'll need 4XL.</w:t>
      </w:r>
    </w:p>
    <w:p w14:paraId="6255C5A5" w14:textId="77777777" w:rsidR="000B4410" w:rsidRPr="000B4410" w:rsidRDefault="000B4410" w:rsidP="000B4410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0B4410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Route storage growth</w:t>
      </w:r>
      <w:r w:rsidRPr="000B4410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— </w:t>
      </w:r>
      <w:r w:rsidRPr="000B4410">
        <w:rPr>
          <w:rFonts w:ascii="Courier New" w:eastAsia="Times New Roman" w:hAnsi="Courier New" w:cs="Courier New"/>
          <w:color w:val="0A0A0A"/>
          <w:kern w:val="0"/>
          <w:sz w:val="18"/>
          <w:szCs w:val="18"/>
          <w:bdr w:val="single" w:sz="2" w:space="0" w:color="1F1F1E" w:frame="1"/>
          <w14:ligatures w14:val="none"/>
        </w:rPr>
        <w:t>route_addresses</w:t>
      </w:r>
      <w:r w:rsidRPr="000B4410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at 2M rows/day × 26 days = 52M rows/month. Add a 30-day TTL purge job or costs compound.</w:t>
      </w:r>
    </w:p>
    <w:p w14:paraId="0F8C2E3A" w14:textId="77777777" w:rsidR="000B4410" w:rsidRPr="000B4410" w:rsidRDefault="000B4410" w:rsidP="000B4410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0B4410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Realtime connections</w:t>
      </w:r>
      <w:r w:rsidRPr="000B4410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— 200 branch managers watching live lead trays × sustained connections. Supabase Pro includes 500 concurrent realtime connections; you won't hit the ceiling, but worth monitoring.</w:t>
      </w:r>
    </w:p>
    <w:p w14:paraId="0FD60E09" w14:textId="77777777" w:rsidR="000B4410" w:rsidRPr="000B4410" w:rsidRDefault="000B4410" w:rsidP="000B4410">
      <w:pPr>
        <w:numPr>
          <w:ilvl w:val="0"/>
          <w:numId w:val="1"/>
        </w:numPr>
        <w:pBdr>
          <w:top w:val="single" w:sz="2" w:space="0" w:color="1F1F1E"/>
          <w:left w:val="single" w:sz="2" w:space="15" w:color="1F1F1E"/>
          <w:bottom w:val="single" w:sz="2" w:space="0" w:color="1F1F1E"/>
          <w:right w:val="single" w:sz="2" w:space="0" w:color="1F1F1E"/>
        </w:pBdr>
        <w:shd w:val="clear" w:color="auto" w:fill="FDFDFC"/>
        <w:spacing w:before="100" w:beforeAutospacing="1" w:after="9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0B4410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Edge function timeouts</w:t>
      </w:r>
      <w:r w:rsidRPr="000B4410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— current 150s limit. If a branch has 10K+ addresses, the 2-opt or HDBSCAN path might hit it. Chunk per-branch jobs if needed.</w:t>
      </w:r>
    </w:p>
    <w:p w14:paraId="21E53421" w14:textId="77777777" w:rsidR="000B4410" w:rsidRPr="000B4410" w:rsidRDefault="000B4410" w:rsidP="000B4410">
      <w:pPr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FDFDFC"/>
        <w:spacing w:after="0" w:line="285" w:lineRule="atLeast"/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</w:pPr>
      <w:r w:rsidRPr="000B4410">
        <w:rPr>
          <w:rFonts w:ascii="Segoe UI" w:eastAsia="Times New Roman" w:hAnsi="Segoe UI" w:cs="Segoe UI"/>
          <w:b/>
          <w:bCs/>
          <w:color w:val="0A0A0A"/>
          <w:kern w:val="0"/>
          <w:sz w:val="20"/>
          <w:szCs w:val="20"/>
          <w:bdr w:val="single" w:sz="2" w:space="0" w:color="1F1F1E" w:frame="1"/>
          <w14:ligatures w14:val="none"/>
        </w:rPr>
        <w:t>Bottom line:</w:t>
      </w:r>
      <w:r w:rsidRPr="000B4410">
        <w:rPr>
          <w:rFonts w:ascii="Segoe UI" w:eastAsia="Times New Roman" w:hAnsi="Segoe UI" w:cs="Segoe UI"/>
          <w:color w:val="0A0A0A"/>
          <w:kern w:val="0"/>
          <w:sz w:val="20"/>
          <w:szCs w:val="20"/>
          <w14:ligatures w14:val="none"/>
        </w:rPr>
        <w:t> $480/month is the realistic production number at full 200-branch rollout. You'd start at $155 during pilot and scale up as branches onboard.</w:t>
      </w:r>
    </w:p>
    <w:p w14:paraId="3057D93D" w14:textId="77777777" w:rsidR="001E35EB" w:rsidRDefault="001E35EB"/>
    <w:sectPr w:rsidR="001E35EB" w:rsidSect="000B4410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C372A2"/>
    <w:multiLevelType w:val="multilevel"/>
    <w:tmpl w:val="1708D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91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410"/>
    <w:rsid w:val="000B4410"/>
    <w:rsid w:val="001E35EB"/>
    <w:rsid w:val="0032227A"/>
    <w:rsid w:val="00C15BDD"/>
    <w:rsid w:val="00D559C0"/>
    <w:rsid w:val="00E91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050CC"/>
  <w15:chartTrackingRefBased/>
  <w15:docId w15:val="{14E63E3D-4442-5944-AB1E-B90018B6A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44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44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44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44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44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44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44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44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44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44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44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44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44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44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44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44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44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44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44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44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44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44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44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44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44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44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44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44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4410"/>
    <w:rPr>
      <w:b/>
      <w:bCs/>
      <w:smallCaps/>
      <w:color w:val="2F5496" w:themeColor="accent1" w:themeShade="BF"/>
      <w:spacing w:val="5"/>
    </w:rPr>
  </w:style>
  <w:style w:type="paragraph" w:customStyle="1" w:styleId="text-body">
    <w:name w:val="text-body"/>
    <w:basedOn w:val="Normal"/>
    <w:rsid w:val="000B4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B44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B4410"/>
    <w:rPr>
      <w:rFonts w:ascii="Courier New" w:eastAsia="Times New Roman" w:hAnsi="Courier New" w:cs="Courier New"/>
      <w:sz w:val="20"/>
      <w:szCs w:val="20"/>
    </w:rPr>
  </w:style>
  <w:style w:type="paragraph" w:customStyle="1" w:styleId="mb-var--p5">
    <w:name w:val="mb-[var(--p5)]"/>
    <w:basedOn w:val="Normal"/>
    <w:rsid w:val="000B44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 Pan</dc:creator>
  <cp:keywords/>
  <dc:description/>
  <cp:lastModifiedBy>Nav Pan</cp:lastModifiedBy>
  <cp:revision>1</cp:revision>
  <dcterms:created xsi:type="dcterms:W3CDTF">2026-04-19T21:49:00Z</dcterms:created>
  <dcterms:modified xsi:type="dcterms:W3CDTF">2026-04-19T21:49:00Z</dcterms:modified>
</cp:coreProperties>
</file>